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FEA67" w14:textId="77777777" w:rsidR="0070366D" w:rsidRDefault="0070366D" w:rsidP="0070366D">
      <w:pPr>
        <w:pStyle w:val="Heading1"/>
      </w:pPr>
      <w:r>
        <w:t>Review</w:t>
      </w:r>
    </w:p>
    <w:p w14:paraId="052032AF" w14:textId="77777777" w:rsidR="0070366D" w:rsidRDefault="0070366D" w:rsidP="0070366D">
      <w:r>
        <w:t xml:space="preserve">The </w:t>
      </w:r>
      <w:ins w:id="0" w:author="Christopher van Rooyen" w:date="2026-10-29T11:02:00Z" w16du:dateUtc="2026-10-29T01:02:00Z">
        <w:r>
          <w:t>swift</w:t>
        </w:r>
      </w:ins>
      <w:del w:id="1" w:author="Christopher van Rooyen" w:date="2026-10-29T11:02:00Z" w16du:dateUtc="2026-10-29T01:02:00Z">
        <w:r w:rsidDel="0070366D">
          <w:delText>quick</w:delText>
        </w:r>
      </w:del>
      <w:r>
        <w:t xml:space="preserve"> brown fox jumps</w:t>
      </w:r>
      <w:ins w:id="2" w:author="Christopher van Rooyen" w:date="2026-10-29T11:02:00Z" w16du:dateUtc="2026-10-29T01:02:00Z">
        <w:r>
          <w:t xml:space="preserve"> inserted words </w:t>
        </w:r>
      </w:ins>
      <w:r>
        <w:t xml:space="preserve"> over the lazy</w:t>
      </w:r>
      <w:commentRangeStart w:id="3"/>
      <w:r>
        <w:t xml:space="preserve"> dog while</w:t>
      </w:r>
      <w:commentRangeEnd w:id="3"/>
      <w:r>
        <w:rPr>
          <w:rStyle w:val="CommentReference"/>
          <w:sz w:val="22"/>
          <w:szCs w:val="24"/>
        </w:rPr>
        <w:commentReference w:id="3"/>
      </w:r>
      <w:r>
        <w:t xml:space="preserve"> seven wizards box quickly. Th</w:t>
      </w:r>
      <w:del w:id="4" w:author="Christopher van Rooyen" w:date="2026-10-29T11:02:00Z" w16du:dateUtc="2026-10-29T01:02:00Z">
        <w:r w:rsidDel="0070366D">
          <w:delText>e quick brow</w:delText>
        </w:r>
      </w:del>
      <w:r>
        <w:t>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w:t>
      </w:r>
    </w:p>
    <w:p w14:paraId="1B11C3FA" w14:textId="77777777" w:rsidR="0070366D" w:rsidRDefault="0070366D" w:rsidP="0070366D">
      <w:r>
        <w:t>The quick brown fox jumps over the lazy dog while seven wizards box quickly. The quick brown fox jumps over the lazy dog while seven wizards box quickly. The quick brown fox jumps over the lazy dog while seven wizards box quickly.</w:t>
      </w:r>
    </w:p>
    <w:p w14:paraId="3F451F11" w14:textId="03C797A8" w:rsidR="00E27580" w:rsidRDefault="00E27580"/>
    <w:sectPr w:rsidR="00E27580" w:rsidSect="0070366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Christopher van Rooyen" w:date="2026-10-29T11:02:00Z" w:initials="Cv">
    <w:p w14:paraId="4F5F549B" w14:textId="32C3274E" w:rsidR="0070366D" w:rsidRDefault="0070366D">
      <w:pPr>
        <w:pStyle w:val="CommentText"/>
      </w:pPr>
      <w:r>
        <w:rPr>
          <w:rStyle w:val="CommentReference"/>
        </w:rPr>
        <w:annotationRef/>
      </w:r>
      <w:r>
        <w:t>Please check this wording.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5F54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5B6D2B" w16cex:dateUtc="2026-10-29T01: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5F549B" w16cid:durableId="545B6D2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A2E69D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86CA8BFE"/>
    <w:lvl w:ilvl="0">
      <w:start w:val="1"/>
      <w:numFmt w:val="bullet"/>
      <w:pStyle w:val="ListBullet"/>
      <w:lvlText w:val=""/>
      <w:lvlJc w:val="left"/>
      <w:pPr>
        <w:tabs>
          <w:tab w:val="num" w:pos="360"/>
        </w:tabs>
        <w:ind w:left="360" w:hanging="360"/>
      </w:pPr>
      <w:rPr>
        <w:rFonts w:ascii="Symbol" w:hAnsi="Symbol" w:hint="default"/>
      </w:rPr>
    </w:lvl>
  </w:abstractNum>
  <w:num w:numId="1" w16cid:durableId="294795819">
    <w:abstractNumId w:val="1"/>
  </w:num>
  <w:num w:numId="2" w16cid:durableId="82975687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opher van Rooyen">
    <w15:presenceInfo w15:providerId="Windows Live" w15:userId="e9c2c608ef6844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66D"/>
    <w:rsid w:val="00334BB1"/>
    <w:rsid w:val="0070366D"/>
    <w:rsid w:val="0072282D"/>
    <w:rsid w:val="0091638B"/>
    <w:rsid w:val="00A7498A"/>
    <w:rsid w:val="00E27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F2805"/>
  <w15:chartTrackingRefBased/>
  <w15:docId w15:val="{402ACA04-7DD6-475F-96D7-E9F4447A1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ourier New" w:hAnsi="Courier New" w:cs="Courier New"/>
      <w:sz w:val="22"/>
    </w:rPr>
  </w:style>
  <w:style w:type="paragraph" w:styleId="Heading1">
    <w:name w:val="heading 1"/>
    <w:basedOn w:val="Normal"/>
    <w:next w:val="Normal"/>
    <w:link w:val="Heading1Char"/>
    <w:uiPriority w:val="9"/>
    <w:qFormat/>
    <w:rsid w:val="0070366D"/>
    <w:pPr>
      <w:keepNext/>
      <w:keepLines/>
      <w:spacing w:before="360" w:after="80"/>
      <w:outlineLvl w:val="0"/>
    </w:pPr>
    <w:rPr>
      <w:rFonts w:eastAsiaTheme="majorEastAsia"/>
      <w:color w:val="2F5496" w:themeColor="accent1" w:themeShade="BF"/>
      <w:sz w:val="32"/>
      <w:szCs w:val="40"/>
    </w:rPr>
  </w:style>
  <w:style w:type="paragraph" w:styleId="Heading2">
    <w:name w:val="heading 2"/>
    <w:basedOn w:val="Normal"/>
    <w:next w:val="Normal"/>
    <w:link w:val="Heading2Char"/>
    <w:uiPriority w:val="9"/>
    <w:semiHidden/>
    <w:unhideWhenUsed/>
    <w:qFormat/>
    <w:rsid w:val="0070366D"/>
    <w:pPr>
      <w:keepNext/>
      <w:keepLines/>
      <w:spacing w:before="160" w:after="80"/>
      <w:outlineLvl w:val="1"/>
    </w:pPr>
    <w:rPr>
      <w:rFonts w:eastAsiaTheme="majorEastAsia"/>
      <w:color w:val="2F5496" w:themeColor="accent1" w:themeShade="BF"/>
      <w:sz w:val="26"/>
      <w:szCs w:val="32"/>
    </w:rPr>
  </w:style>
  <w:style w:type="paragraph" w:styleId="Heading3">
    <w:name w:val="heading 3"/>
    <w:basedOn w:val="Normal"/>
    <w:next w:val="Normal"/>
    <w:link w:val="Heading3Char"/>
    <w:uiPriority w:val="9"/>
    <w:semiHidden/>
    <w:unhideWhenUsed/>
    <w:qFormat/>
    <w:rsid w:val="007036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36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36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3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66D"/>
    <w:rPr>
      <w:rFonts w:ascii="Courier New" w:eastAsiaTheme="majorEastAsia" w:hAnsi="Courier New" w:cs="Courier New"/>
      <w:color w:val="2F5496" w:themeColor="accent1" w:themeShade="BF"/>
      <w:sz w:val="32"/>
      <w:szCs w:val="40"/>
    </w:rPr>
  </w:style>
  <w:style w:type="character" w:customStyle="1" w:styleId="Heading2Char">
    <w:name w:val="Heading 2 Char"/>
    <w:basedOn w:val="DefaultParagraphFont"/>
    <w:link w:val="Heading2"/>
    <w:uiPriority w:val="9"/>
    <w:semiHidden/>
    <w:rsid w:val="0070366D"/>
    <w:rPr>
      <w:rFonts w:ascii="Courier New" w:eastAsiaTheme="majorEastAsia" w:hAnsi="Courier New" w:cs="Courier New"/>
      <w:color w:val="2F5496" w:themeColor="accent1" w:themeShade="BF"/>
      <w:sz w:val="26"/>
      <w:szCs w:val="32"/>
    </w:rPr>
  </w:style>
  <w:style w:type="character" w:customStyle="1" w:styleId="Heading3Char">
    <w:name w:val="Heading 3 Char"/>
    <w:basedOn w:val="DefaultParagraphFont"/>
    <w:link w:val="Heading3"/>
    <w:uiPriority w:val="9"/>
    <w:semiHidden/>
    <w:rsid w:val="007036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36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36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3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66D"/>
    <w:rPr>
      <w:rFonts w:eastAsiaTheme="majorEastAsia" w:cstheme="majorBidi"/>
      <w:color w:val="272727" w:themeColor="text1" w:themeTint="D8"/>
    </w:rPr>
  </w:style>
  <w:style w:type="paragraph" w:styleId="Title">
    <w:name w:val="Title"/>
    <w:basedOn w:val="Normal"/>
    <w:next w:val="Normal"/>
    <w:link w:val="TitleChar"/>
    <w:uiPriority w:val="10"/>
    <w:qFormat/>
    <w:rsid w:val="0070366D"/>
    <w:pPr>
      <w:spacing w:after="80"/>
      <w:contextualSpacing/>
    </w:pPr>
    <w:rPr>
      <w:rFonts w:eastAsiaTheme="majorEastAsia"/>
      <w:spacing w:val="-10"/>
      <w:kern w:val="28"/>
      <w:sz w:val="40"/>
      <w:szCs w:val="56"/>
    </w:rPr>
  </w:style>
  <w:style w:type="character" w:customStyle="1" w:styleId="TitleChar">
    <w:name w:val="Title Char"/>
    <w:basedOn w:val="DefaultParagraphFont"/>
    <w:link w:val="Title"/>
    <w:uiPriority w:val="10"/>
    <w:rsid w:val="0070366D"/>
    <w:rPr>
      <w:rFonts w:ascii="Courier New" w:eastAsiaTheme="majorEastAsia" w:hAnsi="Courier New" w:cs="Courier New"/>
      <w:spacing w:val="-10"/>
      <w:kern w:val="28"/>
      <w:sz w:val="40"/>
      <w:szCs w:val="56"/>
    </w:rPr>
  </w:style>
  <w:style w:type="paragraph" w:styleId="Subtitle">
    <w:name w:val="Subtitle"/>
    <w:basedOn w:val="Normal"/>
    <w:next w:val="Normal"/>
    <w:link w:val="SubtitleChar"/>
    <w:uiPriority w:val="11"/>
    <w:qFormat/>
    <w:rsid w:val="00703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66D"/>
    <w:pPr>
      <w:spacing w:before="160"/>
      <w:jc w:val="center"/>
    </w:pPr>
    <w:rPr>
      <w:i/>
      <w:iCs/>
      <w:color w:val="404040" w:themeColor="text1" w:themeTint="BF"/>
    </w:rPr>
  </w:style>
  <w:style w:type="character" w:customStyle="1" w:styleId="QuoteChar">
    <w:name w:val="Quote Char"/>
    <w:basedOn w:val="DefaultParagraphFont"/>
    <w:link w:val="Quote"/>
    <w:uiPriority w:val="29"/>
    <w:rsid w:val="0070366D"/>
    <w:rPr>
      <w:i/>
      <w:iCs/>
      <w:color w:val="404040" w:themeColor="text1" w:themeTint="BF"/>
    </w:rPr>
  </w:style>
  <w:style w:type="paragraph" w:styleId="ListParagraph">
    <w:name w:val="List Paragraph"/>
    <w:basedOn w:val="Normal"/>
    <w:uiPriority w:val="34"/>
    <w:qFormat/>
    <w:rsid w:val="0070366D"/>
    <w:pPr>
      <w:ind w:left="720"/>
      <w:contextualSpacing/>
    </w:pPr>
  </w:style>
  <w:style w:type="character" w:styleId="IntenseEmphasis">
    <w:name w:val="Intense Emphasis"/>
    <w:basedOn w:val="DefaultParagraphFont"/>
    <w:uiPriority w:val="21"/>
    <w:qFormat/>
    <w:rsid w:val="0070366D"/>
    <w:rPr>
      <w:i/>
      <w:iCs/>
      <w:color w:val="2F5496" w:themeColor="accent1" w:themeShade="BF"/>
    </w:rPr>
  </w:style>
  <w:style w:type="paragraph" w:styleId="IntenseQuote">
    <w:name w:val="Intense Quote"/>
    <w:basedOn w:val="Normal"/>
    <w:next w:val="Normal"/>
    <w:link w:val="IntenseQuoteChar"/>
    <w:uiPriority w:val="30"/>
    <w:qFormat/>
    <w:rsid w:val="007036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366D"/>
    <w:rPr>
      <w:i/>
      <w:iCs/>
      <w:color w:val="2F5496" w:themeColor="accent1" w:themeShade="BF"/>
    </w:rPr>
  </w:style>
  <w:style w:type="character" w:styleId="IntenseReference">
    <w:name w:val="Intense Reference"/>
    <w:basedOn w:val="DefaultParagraphFont"/>
    <w:uiPriority w:val="32"/>
    <w:qFormat/>
    <w:rsid w:val="0070366D"/>
    <w:rPr>
      <w:b/>
      <w:bCs/>
      <w:smallCaps/>
      <w:color w:val="2F5496" w:themeColor="accent1" w:themeShade="BF"/>
      <w:spacing w:val="5"/>
    </w:rPr>
  </w:style>
  <w:style w:type="paragraph" w:styleId="ListBullet">
    <w:name w:val="List Bullet"/>
    <w:basedOn w:val="Normal"/>
    <w:uiPriority w:val="99"/>
    <w:semiHidden/>
    <w:unhideWhenUsed/>
    <w:rsid w:val="0070366D"/>
    <w:pPr>
      <w:numPr>
        <w:numId w:val="1"/>
      </w:numPr>
      <w:contextualSpacing/>
    </w:pPr>
  </w:style>
  <w:style w:type="paragraph" w:styleId="ListNumber">
    <w:name w:val="List Number"/>
    <w:basedOn w:val="Normal"/>
    <w:uiPriority w:val="99"/>
    <w:semiHidden/>
    <w:unhideWhenUsed/>
    <w:rsid w:val="0070366D"/>
    <w:pPr>
      <w:numPr>
        <w:numId w:val="2"/>
      </w:numPr>
      <w:contextualSpacing/>
    </w:pPr>
  </w:style>
  <w:style w:type="paragraph" w:styleId="Header">
    <w:name w:val="header"/>
    <w:basedOn w:val="Normal"/>
    <w:link w:val="HeaderChar"/>
    <w:uiPriority w:val="99"/>
    <w:semiHidden/>
    <w:unhideWhenUsed/>
    <w:rsid w:val="0070366D"/>
    <w:pPr>
      <w:tabs>
        <w:tab w:val="center" w:pos="4680"/>
        <w:tab w:val="right" w:pos="9360"/>
      </w:tabs>
      <w:spacing w:after="0"/>
    </w:pPr>
  </w:style>
  <w:style w:type="character" w:customStyle="1" w:styleId="HeaderChar">
    <w:name w:val="Header Char"/>
    <w:basedOn w:val="DefaultParagraphFont"/>
    <w:link w:val="Header"/>
    <w:uiPriority w:val="99"/>
    <w:semiHidden/>
    <w:rsid w:val="0070366D"/>
    <w:rPr>
      <w:rFonts w:ascii="Courier New" w:hAnsi="Courier New" w:cs="Courier New"/>
      <w:sz w:val="22"/>
    </w:rPr>
  </w:style>
  <w:style w:type="paragraph" w:styleId="Footer">
    <w:name w:val="footer"/>
    <w:basedOn w:val="Normal"/>
    <w:link w:val="FooterChar"/>
    <w:uiPriority w:val="99"/>
    <w:semiHidden/>
    <w:unhideWhenUsed/>
    <w:rsid w:val="0070366D"/>
    <w:pPr>
      <w:tabs>
        <w:tab w:val="center" w:pos="4680"/>
        <w:tab w:val="right" w:pos="9360"/>
      </w:tabs>
      <w:spacing w:after="0"/>
    </w:pPr>
  </w:style>
  <w:style w:type="character" w:customStyle="1" w:styleId="FooterChar">
    <w:name w:val="Footer Char"/>
    <w:basedOn w:val="DefaultParagraphFont"/>
    <w:link w:val="Footer"/>
    <w:uiPriority w:val="99"/>
    <w:semiHidden/>
    <w:rsid w:val="0070366D"/>
    <w:rPr>
      <w:rFonts w:ascii="Courier New" w:hAnsi="Courier New" w:cs="Courier New"/>
      <w:sz w:val="22"/>
    </w:rPr>
  </w:style>
  <w:style w:type="paragraph" w:styleId="FootnoteText">
    <w:name w:val="footnote text"/>
    <w:basedOn w:val="Normal"/>
    <w:link w:val="FootnoteTextChar"/>
    <w:uiPriority w:val="99"/>
    <w:semiHidden/>
    <w:unhideWhenUsed/>
    <w:rsid w:val="0070366D"/>
    <w:pPr>
      <w:spacing w:after="0"/>
    </w:pPr>
    <w:rPr>
      <w:sz w:val="20"/>
      <w:szCs w:val="20"/>
    </w:rPr>
  </w:style>
  <w:style w:type="character" w:customStyle="1" w:styleId="FootnoteTextChar">
    <w:name w:val="Footnote Text Char"/>
    <w:basedOn w:val="DefaultParagraphFont"/>
    <w:link w:val="FootnoteText"/>
    <w:uiPriority w:val="99"/>
    <w:semiHidden/>
    <w:rsid w:val="0070366D"/>
    <w:rPr>
      <w:rFonts w:ascii="Courier New" w:hAnsi="Courier New" w:cs="Courier New"/>
      <w:sz w:val="20"/>
      <w:szCs w:val="20"/>
    </w:rPr>
  </w:style>
  <w:style w:type="paragraph" w:styleId="EndnoteText">
    <w:name w:val="endnote text"/>
    <w:basedOn w:val="Normal"/>
    <w:link w:val="EndnoteTextChar"/>
    <w:uiPriority w:val="99"/>
    <w:semiHidden/>
    <w:unhideWhenUsed/>
    <w:rsid w:val="0070366D"/>
    <w:pPr>
      <w:spacing w:after="0"/>
    </w:pPr>
    <w:rPr>
      <w:sz w:val="20"/>
      <w:szCs w:val="20"/>
    </w:rPr>
  </w:style>
  <w:style w:type="character" w:customStyle="1" w:styleId="EndnoteTextChar">
    <w:name w:val="Endnote Text Char"/>
    <w:basedOn w:val="DefaultParagraphFont"/>
    <w:link w:val="EndnoteText"/>
    <w:uiPriority w:val="99"/>
    <w:semiHidden/>
    <w:rsid w:val="0070366D"/>
    <w:rPr>
      <w:rFonts w:ascii="Courier New" w:hAnsi="Courier New" w:cs="Courier New"/>
      <w:sz w:val="20"/>
      <w:szCs w:val="20"/>
    </w:rPr>
  </w:style>
  <w:style w:type="paragraph" w:styleId="TOC1">
    <w:name w:val="toc 1"/>
    <w:basedOn w:val="Normal"/>
    <w:next w:val="Normal"/>
    <w:autoRedefine/>
    <w:uiPriority w:val="39"/>
    <w:semiHidden/>
    <w:unhideWhenUsed/>
    <w:rsid w:val="0070366D"/>
    <w:pPr>
      <w:spacing w:after="100"/>
    </w:pPr>
  </w:style>
  <w:style w:type="paragraph" w:styleId="TOC2">
    <w:name w:val="toc 2"/>
    <w:basedOn w:val="Normal"/>
    <w:next w:val="Normal"/>
    <w:autoRedefine/>
    <w:uiPriority w:val="39"/>
    <w:semiHidden/>
    <w:unhideWhenUsed/>
    <w:rsid w:val="0070366D"/>
    <w:pPr>
      <w:spacing w:after="100"/>
      <w:ind w:left="220"/>
    </w:pPr>
  </w:style>
  <w:style w:type="paragraph" w:styleId="Caption">
    <w:name w:val="caption"/>
    <w:basedOn w:val="Normal"/>
    <w:next w:val="Normal"/>
    <w:uiPriority w:val="35"/>
    <w:semiHidden/>
    <w:unhideWhenUsed/>
    <w:qFormat/>
    <w:rsid w:val="0070366D"/>
    <w:pPr>
      <w:spacing w:after="200"/>
    </w:pPr>
    <w:rPr>
      <w:i/>
      <w:iCs/>
      <w:color w:val="44546A" w:themeColor="text2"/>
      <w:sz w:val="18"/>
      <w:szCs w:val="18"/>
    </w:rPr>
  </w:style>
  <w:style w:type="paragraph" w:styleId="CommentText">
    <w:name w:val="annotation text"/>
    <w:basedOn w:val="Normal"/>
    <w:link w:val="CommentTextChar"/>
    <w:uiPriority w:val="99"/>
    <w:semiHidden/>
    <w:unhideWhenUsed/>
    <w:rsid w:val="0070366D"/>
    <w:rPr>
      <w:sz w:val="20"/>
      <w:szCs w:val="20"/>
    </w:rPr>
  </w:style>
  <w:style w:type="character" w:customStyle="1" w:styleId="CommentTextChar">
    <w:name w:val="Comment Text Char"/>
    <w:basedOn w:val="DefaultParagraphFont"/>
    <w:link w:val="CommentText"/>
    <w:uiPriority w:val="99"/>
    <w:semiHidden/>
    <w:rsid w:val="0070366D"/>
    <w:rPr>
      <w:rFonts w:ascii="Courier New" w:hAnsi="Courier New" w:cs="Courier New"/>
      <w:sz w:val="20"/>
      <w:szCs w:val="20"/>
    </w:rPr>
  </w:style>
  <w:style w:type="character" w:styleId="CommentReference">
    <w:name w:val="annotation reference"/>
    <w:basedOn w:val="DefaultParagraphFont"/>
    <w:uiPriority w:val="99"/>
    <w:semiHidden/>
    <w:unhideWhenUsed/>
    <w:rsid w:val="0070366D"/>
    <w:rPr>
      <w:sz w:val="16"/>
      <w:szCs w:val="16"/>
    </w:rPr>
  </w:style>
  <w:style w:type="paragraph" w:styleId="CommentSubject">
    <w:name w:val="annotation subject"/>
    <w:basedOn w:val="CommentText"/>
    <w:next w:val="CommentText"/>
    <w:link w:val="CommentSubjectChar"/>
    <w:uiPriority w:val="99"/>
    <w:semiHidden/>
    <w:unhideWhenUsed/>
    <w:rsid w:val="0070366D"/>
    <w:rPr>
      <w:b/>
      <w:bCs/>
    </w:rPr>
  </w:style>
  <w:style w:type="character" w:customStyle="1" w:styleId="CommentSubjectChar">
    <w:name w:val="Comment Subject Char"/>
    <w:basedOn w:val="CommentTextChar"/>
    <w:link w:val="CommentSubject"/>
    <w:uiPriority w:val="99"/>
    <w:semiHidden/>
    <w:rsid w:val="0070366D"/>
    <w:rPr>
      <w:rFonts w:ascii="Courier New" w:hAnsi="Courier New" w:cs="Courier New"/>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Words>
  <Characters>531</Characters>
  <Application>Microsoft Office Word</Application>
  <DocSecurity>0</DocSecurity>
  <Lines>16</Lines>
  <Paragraphs>7</Paragraphs>
  <ScaleCrop>false</ScaleCrop>
  <Company/>
  <LinksUpToDate>false</LinksUpToDate>
  <CharactersWithSpaces>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van Rooyen</dc:creator>
  <cp:keywords/>
  <dc:description/>
  <cp:lastModifiedBy>Christopher van Rooyen</cp:lastModifiedBy>
  <cp:revision>1</cp:revision>
  <dcterms:created xsi:type="dcterms:W3CDTF">2026-10-29T01:02:00Z</dcterms:created>
  <dcterms:modified xsi:type="dcterms:W3CDTF">2026-10-29T01:02:00Z</dcterms:modified>
</cp:coreProperties>
</file>