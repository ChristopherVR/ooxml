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71EE" w14:textId="77777777" w:rsidR="00E81074" w:rsidRDefault="00E81074">
      <w:pPr>
        <w:rPr>
          <w:rFonts w:ascii="Arial" w:hAnsi="Arial" w:cs="Arial"/>
        </w:rPr>
      </w:pPr>
      <w:r w:rsidRPr="00E81074">
        <w:rPr>
          <w:rFonts w:ascii="Arial" w:hAnsi="Arial" w:cs="Arial"/>
        </w:rPr>
        <w:t>Before</w:t>
      </w:r>
    </w:p>
    <w:p w14:paraId="4B5F904A" w14:textId="118BC3E4" w:rsidR="00E81074" w:rsidRDefault="00E81074">
      <w:pPr>
        <w:rPr>
          <w:rFonts w:ascii="Arial" w:hAnsi="Arial" w:cs="Arial"/>
        </w:rPr>
      </w:pPr>
      <w:del w:id="0" w:author="Christopher van Rooyen" w:date="2026-10-08T00:52:00Z" w16du:dateUtc="2026-10-07T14:52:00Z">
        <w:r w:rsidDel="00B86CDB">
          <w:rPr>
            <w:rFonts w:ascii="Arial" w:hAnsi="Arial" w:cs="Arial"/>
          </w:rPr>
          <w:br w:type="page"/>
        </w:r>
      </w:del>
    </w:p>
    <w:p w14:paraId="472CC73C" w14:textId="6D8967CA" w:rsidR="00E27580" w:rsidRPr="00E81074" w:rsidRDefault="00E81074">
      <w:pPr>
        <w:rPr>
          <w:rFonts w:ascii="Arial" w:hAnsi="Arial" w:cs="Arial"/>
        </w:rPr>
      </w:pPr>
      <w:r w:rsidRPr="00E81074">
        <w:rPr>
          <w:rFonts w:ascii="Arial" w:hAnsi="Arial" w:cs="Arial"/>
        </w:rPr>
        <w:lastRenderedPageBreak/>
        <w:t>After</w:t>
      </w:r>
    </w:p>
    <w:sectPr w:rsidR="00E27580" w:rsidRPr="00E81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74"/>
    <w:rsid w:val="00334BB1"/>
    <w:rsid w:val="0072282D"/>
    <w:rsid w:val="0091638B"/>
    <w:rsid w:val="00B86CDB"/>
    <w:rsid w:val="00E27580"/>
    <w:rsid w:val="00E81074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0CB056"/>
  <w15:chartTrackingRefBased/>
  <w15:docId w15:val="{0209FE95-2918-4A84-996E-1B78BB0C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7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86C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11</Characters>
  <Application>Microsoft Office Word</Application>
  <DocSecurity>0</DocSecurity>
  <Lines>3</Lines>
  <Paragraphs>2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