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AA04D" w14:textId="28E1A46E" w:rsidR="00E27580" w:rsidRPr="001928E8" w:rsidRDefault="001928E8">
      <w:pPr>
        <w:rPr>
          <w:rFonts w:ascii="Arial" w:hAnsi="Arial" w:cs="Arial"/>
        </w:rPr>
      </w:pPr>
      <w:r w:rsidRPr="001928E8">
        <w:rPr>
          <w:rFonts w:ascii="Arial" w:hAnsi="Arial" w:cs="Arial"/>
        </w:rPr>
        <w:t>Before</w:t>
      </w:r>
      <w:del w:id="0" w:author="Christopher van Rooyen" w:date="2026-10-08T00:52:00Z" w16du:dateUtc="2026-10-07T14:52:00Z">
        <w:r w:rsidDel="002C4D4B">
          <w:rPr>
            <w:rFonts w:ascii="Arial" w:hAnsi="Arial" w:cs="Arial"/>
            <w:noProof/>
          </w:rPr>
          <w:drawing>
            <wp:inline distT="0" distB="0" distL="0" distR="0" wp14:anchorId="400B74D0" wp14:editId="736DCF6C">
              <wp:extent cx="304800" cy="304800"/>
              <wp:effectExtent l="0" t="0" r="0" b="0"/>
              <wp:docPr id="616992072" name="Picture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16992072" name="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r w:rsidRPr="001928E8">
        <w:rPr>
          <w:rFonts w:ascii="Arial" w:hAnsi="Arial" w:cs="Arial"/>
        </w:rPr>
        <w:t>After</w:t>
      </w:r>
    </w:p>
    <w:sectPr w:rsidR="00E27580" w:rsidRPr="00192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van Rooyen">
    <w15:presenceInfo w15:providerId="Windows Live" w15:userId="e9c2c608ef684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8E8"/>
    <w:rsid w:val="001928E8"/>
    <w:rsid w:val="002C4D4B"/>
    <w:rsid w:val="00334BB1"/>
    <w:rsid w:val="0072282D"/>
    <w:rsid w:val="0091638B"/>
    <w:rsid w:val="00E27580"/>
    <w:rsid w:val="00FE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4F2044"/>
  <w15:chartTrackingRefBased/>
  <w15:docId w15:val="{6AD6A33E-6E2E-4E1B-A04A-016FE4DBC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8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8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8E8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2C4D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2026-10-07T14:52:00Z</dcterms:created>
  <dcterms:modified xsi:type="dcterms:W3CDTF">2026-10-07T14:52:00Z</dcterms:modified>
</cp:coreProperties>
</file>