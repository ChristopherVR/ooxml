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5321" w14:textId="16DED2C0" w:rsidR="00E27580" w:rsidRPr="006D210B" w:rsidRDefault="006D210B">
      <w:pPr>
        <w:rPr>
          <w:rFonts w:ascii="Arial" w:hAnsi="Arial" w:cs="Arial"/>
        </w:rPr>
      </w:pPr>
      <w:r w:rsidRPr="006D210B">
        <w:rPr>
          <w:rFonts w:ascii="Arial" w:hAnsi="Arial" w:cs="Arial"/>
        </w:rPr>
        <w:t>Before</w:t>
      </w:r>
      <w:del w:id="0" w:author="Christopher van Rooyen" w:date="2026-10-08T00:52:00Z" w16du:dateUtc="2026-10-07T14:52:00Z">
        <w:r w:rsidDel="0076387A">
          <w:rPr>
            <w:rStyle w:val="FootnoteReference"/>
            <w:rFonts w:ascii="Arial" w:hAnsi="Arial" w:cs="Arial"/>
          </w:rPr>
          <w:footnoteReference w:id="1"/>
        </w:r>
      </w:del>
      <w:r w:rsidRPr="006D210B">
        <w:rPr>
          <w:rFonts w:ascii="Arial" w:hAnsi="Arial" w:cs="Arial"/>
        </w:rPr>
        <w:t>After</w:t>
      </w:r>
    </w:p>
    <w:sectPr w:rsidR="00E27580" w:rsidRPr="006D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6B196" w14:textId="77777777" w:rsidR="00EB1311" w:rsidRDefault="00EB1311" w:rsidP="006D210B">
      <w:pPr>
        <w:spacing w:after="0" w:line="240" w:lineRule="auto"/>
      </w:pPr>
      <w:r>
        <w:separator/>
      </w:r>
    </w:p>
  </w:endnote>
  <w:endnote w:type="continuationSeparator" w:id="0">
    <w:p w14:paraId="7350026D" w14:textId="77777777" w:rsidR="00EB1311" w:rsidRDefault="00EB1311" w:rsidP="006D2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41E0A" w14:textId="77777777" w:rsidR="00EB1311" w:rsidRDefault="00EB1311" w:rsidP="006D210B">
      <w:pPr>
        <w:spacing w:after="0" w:line="240" w:lineRule="auto"/>
      </w:pPr>
      <w:r>
        <w:separator/>
      </w:r>
    </w:p>
  </w:footnote>
  <w:footnote w:type="continuationSeparator" w:id="0">
    <w:p w14:paraId="61088C06" w14:textId="77777777" w:rsidR="00EB1311" w:rsidRDefault="00EB1311" w:rsidP="006D210B">
      <w:pPr>
        <w:spacing w:after="0" w:line="240" w:lineRule="auto"/>
      </w:pPr>
      <w:r>
        <w:continuationSeparator/>
      </w:r>
    </w:p>
  </w:footnote>
  <w:footnote w:id="1">
    <w:p w14:paraId="61122ABF" w14:textId="73E231EA" w:rsidR="006D210B" w:rsidDel="0076387A" w:rsidRDefault="006D210B">
      <w:pPr>
        <w:pStyle w:val="FootnoteText"/>
        <w:rPr>
          <w:del w:id="1" w:author="Christopher van Rooyen" w:date="2026-10-08T00:52:00Z" w16du:dateUtc="2026-10-07T14:52:00Z"/>
        </w:rPr>
      </w:pPr>
      <w:del w:id="2" w:author="Christopher van Rooyen" w:date="2026-10-08T00:52:00Z" w16du:dateUtc="2026-10-07T14:52:00Z">
        <w:r w:rsidDel="0076387A">
          <w:rPr>
            <w:rStyle w:val="FootnoteReference"/>
          </w:rPr>
          <w:footnoteRef/>
        </w:r>
        <w:r w:rsidDel="0076387A">
          <w:delText xml:space="preserve"> Note text</w:delText>
        </w:r>
      </w:del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0B"/>
    <w:rsid w:val="00334BB1"/>
    <w:rsid w:val="006D210B"/>
    <w:rsid w:val="0072282D"/>
    <w:rsid w:val="0076387A"/>
    <w:rsid w:val="0091638B"/>
    <w:rsid w:val="00E27580"/>
    <w:rsid w:val="00EB1311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94894"/>
  <w15:chartTrackingRefBased/>
  <w15:docId w15:val="{1A22F3A9-D645-4FDE-B060-979F986B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0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21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21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210B"/>
    <w:rPr>
      <w:vertAlign w:val="superscript"/>
    </w:rPr>
  </w:style>
  <w:style w:type="paragraph" w:styleId="Revision">
    <w:name w:val="Revision"/>
    <w:hidden/>
    <w:uiPriority w:val="99"/>
    <w:semiHidden/>
    <w:rsid w:val="007638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