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97681" w14:textId="4A6558C8" w:rsidR="00E27580" w:rsidRPr="00A6163E" w:rsidRDefault="00A6163E">
      <w:pPr>
        <w:rPr>
          <w:rFonts w:ascii="Arial" w:hAnsi="Arial" w:cs="Arial"/>
        </w:rPr>
      </w:pPr>
      <w:r w:rsidRPr="00A6163E">
        <w:rPr>
          <w:rFonts w:ascii="Arial" w:hAnsi="Arial" w:cs="Arial"/>
        </w:rPr>
        <w:t>Before</w:t>
      </w:r>
      <w:ins w:id="0" w:author="Christopher van Rooyen" w:date="2026-10-08T00:52:00Z" w16du:dateUtc="2026-10-07T14:52:00Z">
        <w:r w:rsidR="000451A6">
          <w:rPr>
            <w:rFonts w:ascii="Arial" w:hAnsi="Arial" w:cs="Arial"/>
            <w:noProof/>
          </w:rPr>
          <w:drawing>
            <wp:inline distT="0" distB="0" distL="0" distR="0" wp14:anchorId="2D0BBB10" wp14:editId="303DEE64">
              <wp:extent cx="304800" cy="304800"/>
              <wp:effectExtent l="0" t="0" r="0" b="0"/>
              <wp:docPr id="2037067620" name="Picture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37067620" name=""/>
                      <pic:cNvPicPr/>
                    </pic:nvPicPr>
                    <pic:blipFill>
                      <a:blip r:embed="rId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Pr="00A6163E">
        <w:rPr>
          <w:rFonts w:ascii="Arial" w:hAnsi="Arial" w:cs="Arial"/>
        </w:rPr>
        <w:t>After</w:t>
      </w:r>
    </w:p>
    <w:sectPr w:rsidR="00E27580" w:rsidRPr="00A61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3E"/>
    <w:rsid w:val="000451A6"/>
    <w:rsid w:val="00334BB1"/>
    <w:rsid w:val="0072282D"/>
    <w:rsid w:val="0091638B"/>
    <w:rsid w:val="00A6163E"/>
    <w:rsid w:val="00E27580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8573C8"/>
  <w15:chartTrackingRefBased/>
  <w15:docId w15:val="{E0C3C0FC-F71E-490F-8A77-FC46672B5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63E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0451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