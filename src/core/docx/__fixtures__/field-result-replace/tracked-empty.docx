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7567E868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fldChar w:fldCharType="begin"/>
      </w:r>
      <w:r>
        <w:instrText xml:space="preserve"> QUOTE "ABCDE" </w:instrText>
      </w:r>
      <w:r>
        <w:fldChar w:fldCharType="separate"/>
      </w:r>
      <w:del w:id="0" w:author="Christopher van Rooyen" w:date="2026-10-08T06:55:00Z" w16du:dateUtc="2026-10-07T20:55:00Z">
        <w:r w:rsidRPr="00FC0119" w:rsidDel="00FC0119">
          <w:rPr>
            <w:b/>
          </w:rPr>
          <w:delText>ABCDE</w:delText>
        </w:r>
      </w:del>
      <w:r>
        <w:fldChar w:fldCharType="end"/>
      </w:r>
      <w:r>
        <w:fldChar w:fldCharType="begin"/>
      </w:r>
      <w:r>
        <w:instrText xml:space="preserve"> QUOTE "ABCDE" </w:instrText>
      </w:r>
      <w:r>
        <w:fldChar w:fldCharType="separate"/>
      </w:r>
      <w:r>
        <w:t>ABCDE</w:t>
      </w:r>
      <w: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54105B"/>
    <w:rsid w:val="00693686"/>
    <w:rsid w:val="0072282D"/>
    <w:rsid w:val="0091638B"/>
    <w:rsid w:val="00E27580"/>
    <w:rsid w:val="00FC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FC01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2026-10-07T20:55:00Z</dcterms:created>
  <dcterms:modified xsi:type="dcterms:W3CDTF">2026-10-07T20:55:00Z</dcterms:modified>
</cp:coreProperties>
</file>